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Hinta on </w:t>
      </w:r>
      <w:del w:id="1" w:author="t" w:date="2026-08-17T00:00:00Z">
        <w:r>
          <w:delText>vanha hinta 100</w:delText>
        </w:r>
      </w:del>
      <w:ins w:id="2" w:author="t" w:date="2026-08-17T00:00:00Z">
        <w:r>
          <w:t>250</w:t>
        </w:r>
      </w:ins>
      <w:r>
        <w:t> euroa.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